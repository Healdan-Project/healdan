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340" w:after="85"/>
        <w:jc w:val="center"/>
        <w:rPr/>
      </w:pPr>
      <w:r>
        <w:rPr/>
        <w:t>LEASE</w:t>
      </w:r>
    </w:p>
    <w:p>
      <w:pPr>
        <w:pStyle w:val="Subtitle"/>
        <w:bidi w:val="0"/>
        <w:spacing w:before="0" w:after="85"/>
        <w:jc w:val="center"/>
        <w:rPr/>
      </w:pPr>
      <w:r>
        <w:rPr/>
        <w:t>Unit 4, Weir Lane Trading Estate, Marlbridge WX2 6DN</w:t>
      </w:r>
    </w:p>
    <w:p>
      <w:pPr>
        <w:pStyle w:val="Subtitle"/>
        <w:bidi w:val="0"/>
        <w:spacing w:before="0" w:after="85"/>
        <w:jc w:val="center"/>
        <w:rPr/>
      </w:pPr>
      <w:r>
        <w:rPr/>
        <w:t>Dated ____________________ 2026</w:t>
      </w:r>
    </w:p>
    <w:p>
      <w:pPr>
        <w:pStyle w:val="Normal"/>
        <w:bidi w:val="0"/>
        <w:spacing w:lineRule="auto" w:line="288" w:before="0" w:after="113"/>
        <w:jc w:val="left"/>
        <w:rPr/>
      </w:pPr>
      <w:r>
        <w:rPr/>
      </w:r>
    </w:p>
    <w:p>
      <w:pPr>
        <w:pStyle w:val="Party"/>
        <w:bidi w:val="0"/>
        <w:ind w:hanging="567" w:left="567"/>
        <w:jc w:val="left"/>
        <w:rPr/>
      </w:pPr>
      <w:r>
        <w:rPr>
          <w:rStyle w:val="Strong"/>
        </w:rPr>
        <w:t>(1)</w:t>
      </w:r>
      <w:r>
        <w:rPr/>
        <w:tab/>
      </w:r>
      <w:r>
        <w:rPr>
          <w:rStyle w:val="Strong"/>
        </w:rPr>
        <w:t>PENWICK PROPERTY LIMITED</w:t>
      </w:r>
      <w:r>
        <w:rPr/>
        <w:t xml:space="preserve">, a company incorporated in England and Wales (company number to be inserted) whose registered office is at 3 Millrace Court, Marlbridge WX1 2JT (the </w:t>
      </w:r>
      <w:r>
        <w:rPr>
          <w:rStyle w:val="Strong"/>
        </w:rPr>
        <w:t>Landlord</w:t>
      </w:r>
      <w:r>
        <w:rPr/>
        <w:t>); and</w:t>
      </w:r>
    </w:p>
    <w:p>
      <w:pPr>
        <w:pStyle w:val="Party"/>
        <w:bidi w:val="0"/>
        <w:ind w:hanging="567" w:left="567"/>
        <w:jc w:val="left"/>
        <w:rPr/>
      </w:pPr>
      <w:r>
        <w:rPr>
          <w:rStyle w:val="Strong"/>
        </w:rPr>
        <w:t>(2)</w:t>
      </w:r>
      <w:r>
        <w:rPr/>
        <w:tab/>
      </w:r>
      <w:r>
        <w:rPr>
          <w:rStyle w:val="Strong"/>
        </w:rPr>
        <w:t>BRIGHTWELL BAKERIES LIMITED</w:t>
      </w:r>
      <w:r>
        <w:rPr/>
        <w:t xml:space="preserve">, a company incorporated in England and Wales (company number to be inserted) whose registered office is at The Old Bakehouse, Church Lane, Marlbridge WX3 5PA (the </w:t>
      </w:r>
      <w:r>
        <w:rPr>
          <w:rStyle w:val="Strong"/>
        </w:rPr>
        <w:t>Tenant</w:t>
      </w:r>
      <w:r>
        <w:rPr/>
        <w:t>).</w:t>
      </w:r>
    </w:p>
    <w:p>
      <w:pPr>
        <w:pStyle w:val="Normal"/>
        <w:bidi w:val="0"/>
        <w:spacing w:lineRule="auto" w:line="288" w:before="0" w:after="113"/>
        <w:jc w:val="left"/>
        <w:rPr/>
      </w:pPr>
      <w:r>
        <w:rPr/>
      </w:r>
    </w:p>
    <w:tbl>
      <w:tblPr>
        <w:tblW w:w="5000" w:type="pct"/>
        <w:jc w:val="left"/>
        <w:tblInd w:w="68" w:type="dxa"/>
        <w:tblLayout w:type="fixed"/>
        <w:tblCellMar>
          <w:top w:w="68" w:type="dxa"/>
          <w:left w:w="68" w:type="dxa"/>
          <w:bottom w:w="68" w:type="dxa"/>
          <w:right w:w="68" w:type="dxa"/>
        </w:tblCellMar>
      </w:tblPr>
      <w:tblGrid>
        <w:gridCol w:w="2268"/>
        <w:gridCol w:w="7144"/>
      </w:tblGrid>
      <w:tr>
        <w:trPr/>
        <w:tc>
          <w:tcPr>
            <w:tcW w:w="9412" w:type="dxa"/>
            <w:gridSpan w:val="2"/>
            <w:tcBorders>
              <w:top w:val="single" w:sz="4" w:space="0" w:color="999999"/>
              <w:left w:val="single" w:sz="4" w:space="0" w:color="999999"/>
              <w:bottom w:val="single" w:sz="4" w:space="0" w:color="999999"/>
              <w:right w:val="single" w:sz="4" w:space="0" w:color="999999"/>
            </w:tcBorders>
            <w:shd w:fill="E8E8E8" w:val="clear"/>
          </w:tcPr>
          <w:p>
            <w:pPr>
              <w:pStyle w:val="TableText"/>
              <w:bidi w:val="0"/>
              <w:spacing w:lineRule="auto" w:line="276" w:before="0" w:after="0"/>
              <w:jc w:val="left"/>
              <w:rPr/>
            </w:pPr>
            <w:r>
              <w:rPr>
                <w:rStyle w:val="Strong"/>
              </w:rPr>
              <w:t>Particulars</w:t>
            </w:r>
          </w:p>
        </w:tc>
      </w:tr>
      <w:tr>
        <w:trPr/>
        <w:tc>
          <w:tcPr>
            <w:tcW w:w="2268"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rStyle w:val="Strong"/>
              </w:rPr>
              <w:t>Premises</w:t>
            </w:r>
          </w:p>
        </w:tc>
        <w:tc>
          <w:tcPr>
            <w:tcW w:w="7144"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t>Unit 4, Weir Lane Trading Estate, Marlbridge WX2 6DN, with its yard and the loading bay in front of it.</w:t>
            </w:r>
          </w:p>
        </w:tc>
      </w:tr>
      <w:tr>
        <w:trPr/>
        <w:tc>
          <w:tcPr>
            <w:tcW w:w="2268"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rStyle w:val="Strong"/>
              </w:rPr>
              <w:t>Term</w:t>
            </w:r>
          </w:p>
        </w:tc>
        <w:tc>
          <w:tcPr>
            <w:tcW w:w="7144"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t>Ten years beginning on 1 November 2026.</w:t>
            </w:r>
          </w:p>
        </w:tc>
      </w:tr>
      <w:tr>
        <w:trPr/>
        <w:tc>
          <w:tcPr>
            <w:tcW w:w="2268"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rStyle w:val="Strong"/>
              </w:rPr>
              <w:t>Permitted use</w:t>
            </w:r>
          </w:p>
        </w:tc>
        <w:tc>
          <w:tcPr>
            <w:tcW w:w="7144"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t>Baking, and the retail sale of bread and confectionery (see clause 4.2).</w:t>
            </w:r>
          </w:p>
        </w:tc>
      </w:tr>
      <w:tr>
        <w:trPr/>
        <w:tc>
          <w:tcPr>
            <w:tcW w:w="2268"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rStyle w:val="Strong"/>
              </w:rPr>
              <w:t>Rent</w:t>
            </w:r>
          </w:p>
        </w:tc>
        <w:tc>
          <w:tcPr>
            <w:tcW w:w="7144"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t>See clause 3, payable quarterly in advance.</w:t>
            </w:r>
          </w:p>
        </w:tc>
      </w:tr>
      <w:tr>
        <w:trPr/>
        <w:tc>
          <w:tcPr>
            <w:tcW w:w="2268"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rStyle w:val="Strong"/>
              </w:rPr>
              <w:t>Landlord’s agent</w:t>
            </w:r>
          </w:p>
        </w:tc>
        <w:tc>
          <w:tcPr>
            <w:tcW w:w="7144" w:type="dxa"/>
            <w:tcBorders>
              <w:top w:val="single" w:sz="4" w:space="0" w:color="999999"/>
              <w:left w:val="single" w:sz="4" w:space="0" w:color="999999"/>
              <w:bottom w:val="single" w:sz="4" w:space="0" w:color="999999"/>
              <w:right w:val="single" w:sz="4" w:space="0" w:color="999999"/>
            </w:tcBorders>
          </w:tcPr>
          <w:p>
            <w:pPr>
              <w:pStyle w:val="TableText"/>
              <w:bidi w:val="0"/>
              <w:spacing w:lineRule="auto" w:line="276" w:before="0" w:after="0"/>
              <w:jc w:val="left"/>
              <w:rPr/>
            </w:pPr>
            <w:r>
              <w:rPr/>
              <w:t>Harrow &amp; Lund, Commercial Agents, 01632 960340.</w:t>
            </w:r>
          </w:p>
        </w:tc>
      </w:tr>
    </w:tbl>
    <w:p>
      <w:pPr>
        <w:pStyle w:val="Heading"/>
        <w:keepNext w:val="true"/>
        <w:bidi w:val="0"/>
        <w:spacing w:before="255" w:after="113"/>
        <w:ind w:hanging="624" w:left="624"/>
        <w:jc w:val="left"/>
        <w:rPr/>
      </w:pPr>
      <w:r>
        <w:rPr/>
        <w:t>1.</w:t>
        <w:tab/>
        <w:t>Definitions and interpretation</w:t>
      </w:r>
    </w:p>
    <w:p>
      <w:pPr>
        <w:pStyle w:val="Clause"/>
        <w:bidi w:val="0"/>
        <w:ind w:hanging="624" w:left="624"/>
        <w:jc w:val="both"/>
        <w:rPr/>
      </w:pPr>
      <w:r>
        <w:rPr/>
        <w:t>1.1</w:t>
        <w:tab/>
        <w:t>In this lease these words have the meanings given to them here.</w:t>
      </w:r>
    </w:p>
    <w:p>
      <w:pPr>
        <w:pStyle w:val="Definition"/>
        <w:bidi w:val="0"/>
        <w:ind w:left="624"/>
        <w:jc w:val="both"/>
        <w:rPr/>
      </w:pPr>
      <w:r>
        <w:rPr>
          <w:rStyle w:val="Strong"/>
        </w:rPr>
        <w:t>Premises</w:t>
      </w:r>
      <w:r>
        <w:rPr/>
        <w:t xml:space="preserve"> means the property described in the Particulars, including any part of it.</w:t>
      </w:r>
    </w:p>
    <w:p>
      <w:pPr>
        <w:pStyle w:val="Definition"/>
        <w:bidi w:val="0"/>
        <w:ind w:left="624"/>
        <w:jc w:val="both"/>
        <w:rPr/>
      </w:pPr>
      <w:r>
        <w:rPr>
          <w:rStyle w:val="Strong"/>
        </w:rPr>
        <w:t>Rent</w:t>
      </w:r>
      <w:r>
        <w:rPr/>
        <w:t xml:space="preserve"> means the yearly rent reserved by clause 3, as reviewed under clause 3.3.</w:t>
      </w:r>
    </w:p>
    <w:p>
      <w:pPr>
        <w:pStyle w:val="Definition"/>
        <w:bidi w:val="0"/>
        <w:ind w:left="624"/>
        <w:jc w:val="both"/>
        <w:rPr/>
      </w:pPr>
      <w:r>
        <w:rPr>
          <w:rStyle w:val="Strong"/>
        </w:rPr>
        <w:t>Term</w:t>
      </w:r>
      <w:r>
        <w:rPr/>
        <w:t xml:space="preserve"> means the period of ten years beginning on the Term Start Date.</w:t>
      </w:r>
    </w:p>
    <w:p>
      <w:pPr>
        <w:pStyle w:val="Definition"/>
        <w:bidi w:val="0"/>
        <w:ind w:left="624"/>
        <w:jc w:val="both"/>
        <w:rPr/>
      </w:pPr>
      <w:r>
        <w:rPr>
          <w:rStyle w:val="Strong"/>
        </w:rPr>
        <w:t>Term Start Date</w:t>
      </w:r>
      <w:r>
        <w:rPr/>
        <w:t xml:space="preserve"> means 1 November 2026.</w:t>
      </w:r>
    </w:p>
    <w:p>
      <w:pPr>
        <w:pStyle w:val="Definition"/>
        <w:bidi w:val="0"/>
        <w:ind w:left="624"/>
        <w:jc w:val="both"/>
        <w:rPr/>
      </w:pPr>
      <w:r>
        <w:rPr>
          <w:rStyle w:val="Strong"/>
        </w:rPr>
        <w:t>VAT</w:t>
      </w:r>
      <w:r>
        <w:rPr/>
        <w:t xml:space="preserve"> means value added tax, and any tax that replaces it.</w:t>
      </w:r>
    </w:p>
    <w:p>
      <w:pPr>
        <w:pStyle w:val="Clause"/>
        <w:bidi w:val="0"/>
        <w:ind w:hanging="624" w:left="624"/>
        <w:jc w:val="both"/>
        <w:rPr/>
      </w:pPr>
      <w:r>
        <w:rPr/>
        <w:t>1.2</w:t>
        <w:tab/>
        <w:t>A reference to a clause is to a clause of this lease. Headings are for convenience and do not affect what the lease means. Where the Tenant is more than one person, its obligations are joint and several.</w:t>
      </w:r>
    </w:p>
    <w:p>
      <w:pPr>
        <w:pStyle w:val="Heading"/>
        <w:keepNext w:val="true"/>
        <w:bidi w:val="0"/>
        <w:spacing w:before="255" w:after="113"/>
        <w:ind w:hanging="624" w:left="624"/>
        <w:jc w:val="left"/>
        <w:rPr/>
      </w:pPr>
      <w:r>
        <w:rPr/>
        <w:t>2.</w:t>
        <w:tab/>
        <w:t>Grant</w:t>
      </w:r>
    </w:p>
    <w:p>
      <w:pPr>
        <w:pStyle w:val="Clause"/>
        <w:bidi w:val="0"/>
        <w:ind w:hanging="624" w:left="624"/>
        <w:jc w:val="both"/>
        <w:rPr/>
      </w:pPr>
      <w:r>
        <w:rPr/>
        <w:t>2.1</w:t>
        <w:tab/>
        <w:t>The Landlord lets the Premises to the Tenant for the Term, with the rights in clause 2.2 and subject to the rights in clause 2.3, the Tenant paying the Rent and performing its obligations in this lease.</w:t>
      </w:r>
    </w:p>
    <w:p>
      <w:pPr>
        <w:pStyle w:val="Clause"/>
        <w:bidi w:val="0"/>
        <w:ind w:hanging="624" w:left="624"/>
        <w:jc w:val="both"/>
        <w:rPr/>
      </w:pPr>
      <w:r>
        <w:rPr/>
        <w:t>2.2</w:t>
        <w:tab/>
        <w:t>The Tenant may, in common with the Landlord and others, use the estate road to reach the Premises, and may display a sign for its business at the entrance to the estate.</w:t>
      </w:r>
    </w:p>
    <w:p>
      <w:pPr>
        <w:pStyle w:val="Clause"/>
        <w:bidi w:val="0"/>
        <w:ind w:hanging="624" w:left="624"/>
        <w:jc w:val="both"/>
        <w:rPr/>
      </w:pPr>
      <w:r>
        <w:rPr/>
        <w:t>2.3</w:t>
        <w:tab/>
        <w:t>The Landlord may, on reasonable notice except in an emergency, enter the Premises to inspect them, to repair neighbouring property, and to run services through them, causing as little disturbance as it can.</w:t>
      </w:r>
    </w:p>
    <w:p>
      <w:pPr>
        <w:pStyle w:val="Heading"/>
        <w:keepNext w:val="true"/>
        <w:bidi w:val="0"/>
        <w:spacing w:before="255" w:after="113"/>
        <w:ind w:hanging="624" w:left="624"/>
        <w:jc w:val="left"/>
        <w:rPr/>
      </w:pPr>
      <w:r>
        <w:rPr/>
        <w:t>3.</w:t>
        <w:tab/>
        <w:t>Rent</w:t>
      </w:r>
    </w:p>
    <w:p>
      <w:pPr>
        <w:pStyle w:val="Clause"/>
        <w:bidi w:val="0"/>
        <w:ind w:hanging="624" w:left="624"/>
        <w:jc w:val="both"/>
        <w:rPr/>
      </w:pPr>
      <w:r>
        <w:rPr/>
        <w:t>3.1</w:t>
        <w:tab/>
        <w:t xml:space="preserve">The Tenant shall pay the Landlord </w:t>
      </w:r>
      <w:commentRangeStart w:id="0"/>
      <w:r>
        <w:rPr/>
        <w:t>a yearly rent of</w:t>
      </w:r>
      <w:r>
        <w:rPr/>
      </w:r>
      <w:commentRangeEnd w:id="0"/>
      <w:r>
        <w:commentReference w:id="0"/>
      </w:r>
      <w:r>
        <w:rPr/>
        <w:t xml:space="preserve"> </w:t>
      </w:r>
      <w:del w:id="0" w:author="Priya Nair" w:date="2026-09-15T16:20:00Z">
        <w:r>
          <w:rPr/>
          <w:delText>£48,000</w:delText>
        </w:r>
      </w:del>
      <w:ins w:id="1" w:author="Priya Nair" w:date="2026-09-15T16:20:00Z">
        <w:r>
          <w:rPr/>
          <w:t>£45,000</w:t>
        </w:r>
      </w:ins>
      <w:r>
        <w:rPr/>
        <w:t xml:space="preserve"> plus VAT, in equal quarterly instalments in advance on 1 January, 1 April, 1 July and 1 October. The first instalment is due on the Term Start Date, for the period up to the next quarter day.</w:t>
      </w:r>
    </w:p>
    <w:p>
      <w:pPr>
        <w:pStyle w:val="Clause"/>
        <w:bidi w:val="0"/>
        <w:ind w:hanging="624" w:left="624"/>
        <w:jc w:val="both"/>
        <w:rPr/>
      </w:pPr>
      <w:ins w:id="2" w:author="Helen Ashcombe" w:date="2026-09-16T10:12:00Z">
        <w:r>
          <w:rPr/>
          <w:t>3.2</w:t>
          <w:tab/>
          <w:t>No Rent is payable for the first three months of the Term.</w:t>
        </w:r>
      </w:ins>
    </w:p>
    <w:p>
      <w:pPr>
        <w:pStyle w:val="Clause"/>
        <w:bidi w:val="0"/>
        <w:ind w:hanging="624" w:left="624"/>
        <w:jc w:val="both"/>
        <w:rPr/>
      </w:pPr>
      <w:r>
        <w:rPr/>
        <w:t>3.3</w:t>
        <w:tab/>
        <w:t xml:space="preserve">The Rent shall be reviewed on the fifth anniversary of the Term Start Date. From that date the Rent shall be </w:t>
      </w:r>
      <w:del w:id="3" w:author="Priya Nair" w:date="2026-09-15T16:41:00Z">
        <w:r>
          <w:rPr/>
          <w:delText>the Rent increased by the percentage rise in the consumer prices index over the previous five years</w:delText>
        </w:r>
      </w:del>
      <w:ins w:id="4" w:author="Priya Nair" w:date="2026-09-15T16:41:00Z">
        <w:r>
          <w:rPr/>
          <w:t>the open market rent of the Premises at that date, but no more than ten per cent above the Rent then payable</w:t>
        </w:r>
      </w:ins>
      <w:r>
        <w:rPr/>
        <w:t>. If the parties have not agreed the new Rent within three months, either of them may ask an independent surveyor, agreed between them, to decide it.</w:t>
      </w:r>
    </w:p>
    <w:p>
      <w:pPr>
        <w:pStyle w:val="Clause"/>
        <w:bidi w:val="0"/>
        <w:ind w:hanging="624" w:left="624"/>
        <w:jc w:val="both"/>
        <w:rPr/>
      </w:pPr>
      <w:r>
        <w:rPr/>
        <w:t>3.4</w:t>
        <w:tab/>
        <w:t xml:space="preserve">If any Rent is unpaid </w:t>
      </w:r>
      <w:del w:id="5" w:author="Priya Nair" w:date="2026-09-15T16:52:00Z">
        <w:r>
          <w:rPr/>
          <w:delText>seven</w:delText>
        </w:r>
      </w:del>
      <w:ins w:id="6" w:author="Priya Nair" w:date="2026-09-15T16:52:00Z">
        <w:r>
          <w:rPr/>
          <w:t>fourteen</w:t>
        </w:r>
      </w:ins>
      <w:r>
        <w:rPr/>
        <w:t xml:space="preserve"> days after it falls due, the Tenant shall pay interest on it from the due date until payment, at three per cent a year above the base rate of the Landlord’s bank.</w:t>
      </w:r>
    </w:p>
    <w:p>
      <w:pPr>
        <w:pStyle w:val="Heading"/>
        <w:keepNext w:val="true"/>
        <w:bidi w:val="0"/>
        <w:spacing w:before="255" w:after="113"/>
        <w:ind w:hanging="624" w:left="624"/>
        <w:jc w:val="left"/>
        <w:rPr/>
      </w:pPr>
      <w:r>
        <w:rPr/>
        <w:t>4.</w:t>
        <w:tab/>
        <w:t>The Tenant’s obligations</w:t>
      </w:r>
    </w:p>
    <w:p>
      <w:pPr>
        <w:pStyle w:val="Clause"/>
        <w:bidi w:val="0"/>
        <w:ind w:hanging="624" w:left="624"/>
        <w:jc w:val="both"/>
        <w:rPr/>
      </w:pPr>
      <w:r>
        <w:rPr/>
        <w:t>4.1</w:t>
        <w:tab/>
        <w:t>The Tenant shall keep the Premises in good</w:t>
      </w:r>
      <w:del w:id="7" w:author="Helen Ashcombe" w:date="2026-09-16T10:30:00Z">
        <w:r>
          <w:rPr/>
          <w:delText>and substantial</w:delText>
        </w:r>
      </w:del>
      <w:r>
        <w:rPr/>
        <w:t xml:space="preserve"> repair</w:t>
      </w:r>
      <w:ins w:id="8" w:author="Helen Ashcombe" w:date="2026-09-16T10:30:00Z">
        <w:r>
          <w:rPr/>
          <w:t xml:space="preserve"> and condition, except for fair wear and tear and damage by an insured risk</w:t>
        </w:r>
      </w:ins>
      <w:r>
        <w:rPr/>
        <w:t>, and shall not let them fall into disrepair.</w:t>
      </w:r>
    </w:p>
    <w:p>
      <w:pPr>
        <w:pStyle w:val="Clause"/>
        <w:bidi w:val="0"/>
        <w:ind w:hanging="624" w:left="624"/>
        <w:jc w:val="both"/>
        <w:rPr/>
      </w:pPr>
      <w:r>
        <w:rPr/>
        <w:t>4.2</w:t>
        <w:tab/>
        <w:t>The Tenant shall use the Premises only for baking, and for the retail sale of bread and confectionery</w:t>
      </w:r>
      <w:ins w:id="9" w:author="Priya Nair" w:date="2026-09-15T17:08:00Z">
        <w:r>
          <w:rPr/>
          <w:t>, and for serving food and drink to customers for consumption on the Premises</w:t>
        </w:r>
      </w:ins>
      <w:r>
        <w:rPr/>
        <w:t>.</w:t>
      </w:r>
    </w:p>
    <w:p>
      <w:pPr>
        <w:pStyle w:val="Clause"/>
        <w:bidi w:val="0"/>
        <w:ind w:hanging="624" w:left="624"/>
        <w:jc w:val="both"/>
        <w:rPr/>
      </w:pPr>
      <w:r>
        <w:rPr/>
        <w:t>4.3</w:t>
        <w:tab/>
        <w:t>The Tenant shall not make structural alterations to the Premises. It may make other alterations with the Landlord’s written consent, which the Landlord shall not unreasonably withhold or delay.</w:t>
      </w:r>
    </w:p>
    <w:p>
      <w:pPr>
        <w:pStyle w:val="Clause"/>
        <w:bidi w:val="0"/>
        <w:ind w:hanging="624" w:left="624"/>
        <w:jc w:val="both"/>
        <w:rPr/>
      </w:pPr>
      <w:r>
        <w:rPr/>
        <w:t>4.4</w:t>
        <w:tab/>
        <w:t>The Tenant shall pay the Landlord a fair share of the premium for insuring the Premises, within 14 days of being asked, and shall give the Landlord a copy of the insurance schedule if it asks for one.</w:t>
      </w:r>
    </w:p>
    <w:p>
      <w:pPr>
        <w:pStyle w:val="Clause"/>
        <w:bidi w:val="0"/>
        <w:ind w:hanging="624" w:left="624"/>
        <w:jc w:val="both"/>
        <w:rPr/>
      </w:pPr>
      <w:r>
        <w:rPr/>
        <w:t>4.5</w:t>
        <w:tab/>
      </w:r>
      <w:del w:id="10" w:author="Helen Ashcombe" w:date="2026-09-16T10:47:00Z">
        <w:r>
          <w:rPr/>
          <w:delText>The Tenant shall pay all of the Landlord’s costs, including legal costs and surveyors’ fees, of every application the Tenant makes under this lease, whether or not the application is granted or is withdrawn.</w:delText>
        </w:r>
      </w:del>
      <w:ins w:id="11" w:author="Helen Ashcombe" w:date="2026-09-16T10:47:00Z">
        <w:r>
          <w:rPr/>
          <w:t>The Tenant shall pay the Landlord’s reasonable and proper costs of an application for consent under this lease that the Landlord grants.</w:t>
        </w:r>
      </w:ins>
    </w:p>
    <w:p>
      <w:pPr>
        <w:pStyle w:val="Heading"/>
        <w:keepNext w:val="true"/>
        <w:bidi w:val="0"/>
        <w:spacing w:before="255" w:after="113"/>
        <w:ind w:hanging="624" w:left="624"/>
        <w:jc w:val="left"/>
        <w:rPr/>
      </w:pPr>
      <w:r>
        <w:rPr/>
        <w:t>5.</w:t>
        <w:tab/>
        <w:t>The Landlord’s obligations</w:t>
      </w:r>
    </w:p>
    <w:p>
      <w:pPr>
        <w:pStyle w:val="Clause"/>
        <w:bidi w:val="0"/>
        <w:ind w:hanging="624" w:left="624"/>
        <w:jc w:val="both"/>
        <w:rPr/>
      </w:pPr>
      <w:r>
        <w:rPr/>
        <w:t>5.1</w:t>
        <w:tab/>
        <w:t>The Landlord shall allow the Tenant to enjoy the Premises during the Term without interruption by the Landlord or anyone claiming through it.</w:t>
      </w:r>
    </w:p>
    <w:p>
      <w:pPr>
        <w:pStyle w:val="Clause"/>
        <w:bidi w:val="0"/>
        <w:ind w:hanging="624" w:left="624"/>
        <w:jc w:val="both"/>
        <w:rPr/>
      </w:pPr>
      <w:r>
        <w:rPr/>
        <w:t>5.2</w:t>
        <w:tab/>
        <w:t>The Landlord shall keep the Premises insured against fire, flood and the other usual risks for their full rebuilding cost, and shall keep the estate road in reasonable repair.</w:t>
      </w:r>
    </w:p>
    <w:p>
      <w:pPr>
        <w:pStyle w:val="Heading"/>
        <w:keepNext w:val="true"/>
        <w:bidi w:val="0"/>
        <w:spacing w:before="255" w:after="113"/>
        <w:ind w:hanging="624" w:left="624"/>
        <w:jc w:val="left"/>
        <w:rPr/>
      </w:pPr>
      <w:r>
        <w:rPr/>
        <w:t>6.</w:t>
        <w:tab/>
        <w:t>Ending the lease</w:t>
      </w:r>
    </w:p>
    <w:p>
      <w:pPr>
        <w:pStyle w:val="Clause"/>
        <w:bidi w:val="0"/>
        <w:ind w:hanging="624" w:left="624"/>
        <w:jc w:val="both"/>
        <w:rPr/>
      </w:pPr>
      <w:r>
        <w:rPr/>
        <w:t>6.1</w:t>
        <w:tab/>
        <w:t>The Landlord may end this lease by re-entering the Premises if any Rent is unpaid 21 days after it falls due, or if the Tenant breaks any other obligation and does not put it right within a reasonable time after the Landlord has given notice.</w:t>
      </w:r>
    </w:p>
    <w:p>
      <w:pPr>
        <w:pStyle w:val="Clause"/>
        <w:bidi w:val="0"/>
        <w:ind w:hanging="624" w:left="624"/>
        <w:jc w:val="both"/>
        <w:rPr/>
      </w:pPr>
      <w:commentRangeStart w:id="1"/>
      <w:r>
        <w:rPr/>
        <w:t>6.2</w:t>
      </w:r>
      <w:r>
        <w:rPr/>
      </w:r>
      <w:commentRangeEnd w:id="1"/>
      <w:r>
        <w:commentReference w:id="1"/>
      </w:r>
      <w:ins w:id="12" w:author="Helen Ashcombe" w:date="2026-09-17T09:40:00Z">
        <w:r>
          <w:rPr/>
          <w:tab/>
          <w:t>The Tenant may end this lease on the fifth anniversary of the Term Start Date by giving the Landlord at least six months’ written notice, if it has paid the Rent and has carried out its obligations in this lease up to that date.</w:t>
        </w:r>
      </w:ins>
    </w:p>
    <w:p>
      <w:pPr>
        <w:pStyle w:val="Heading"/>
        <w:keepNext w:val="true"/>
        <w:bidi w:val="0"/>
        <w:spacing w:before="255" w:after="113"/>
        <w:ind w:hanging="624" w:left="624"/>
        <w:jc w:val="left"/>
        <w:rPr/>
      </w:pPr>
      <w:r>
        <w:rPr/>
        <w:t>7.</w:t>
        <w:tab/>
        <w:t>Notices</w:t>
      </w:r>
    </w:p>
    <w:p>
      <w:pPr>
        <w:pStyle w:val="Clause"/>
        <w:bidi w:val="0"/>
        <w:ind w:hanging="624" w:left="624"/>
        <w:jc w:val="both"/>
        <w:rPr/>
      </w:pPr>
      <w:r>
        <w:rPr/>
        <w:t>7.1</w:t>
        <w:tab/>
        <w:t>A notice under this lease must be in writing, and delivered by hand or sent by pre-paid first-class post to the other party at its address at the head of this lease, or at any other address in England or Wales that it has told the other party about.</w:t>
      </w:r>
    </w:p>
    <w:p>
      <w:pPr>
        <w:pStyle w:val="Heading"/>
        <w:keepNext w:val="true"/>
        <w:bidi w:val="0"/>
        <w:spacing w:before="255" w:after="113"/>
        <w:ind w:hanging="624" w:left="624"/>
        <w:jc w:val="left"/>
        <w:rPr/>
      </w:pPr>
      <w:r>
        <w:rPr/>
        <w:t>8.</w:t>
        <w:tab/>
        <w:t>Governing law</w:t>
      </w:r>
    </w:p>
    <w:p>
      <w:pPr>
        <w:pStyle w:val="Clause"/>
        <w:bidi w:val="0"/>
        <w:ind w:hanging="624" w:left="624"/>
        <w:jc w:val="both"/>
        <w:rPr/>
      </w:pPr>
      <w:r>
        <w:rPr/>
        <w:t>8.1</w:t>
        <w:tab/>
        <w:t>This lease, and any dispute arising from it, is governed by the law of England and Wales, and the courts of England and Wales have exclusive jurisdiction.</w:t>
      </w:r>
    </w:p>
    <w:p>
      <w:pPr>
        <w:pStyle w:val="Normal"/>
        <w:bidi w:val="0"/>
        <w:spacing w:lineRule="auto" w:line="288" w:before="0" w:after="113"/>
        <w:jc w:val="left"/>
        <w:rPr/>
      </w:pPr>
      <w:r>
        <w:rPr/>
      </w:r>
    </w:p>
    <w:p>
      <w:pPr>
        <w:pStyle w:val="Normal"/>
        <w:bidi w:val="0"/>
        <w:spacing w:lineRule="auto" w:line="288" w:before="0" w:after="113"/>
        <w:jc w:val="left"/>
        <w:rPr/>
      </w:pPr>
      <w:r>
        <w:rPr/>
        <w:t>This lease has been signed as a deed, and is delivered on the date written at the start of it.</w:t>
      </w:r>
    </w:p>
    <w:tbl>
      <w:tblPr>
        <w:tblW w:w="5000" w:type="pct"/>
        <w:jc w:val="left"/>
        <w:tblInd w:w="57" w:type="dxa"/>
        <w:tblLayout w:type="fixed"/>
        <w:tblCellMar>
          <w:top w:w="57" w:type="dxa"/>
          <w:left w:w="57" w:type="dxa"/>
          <w:bottom w:w="57" w:type="dxa"/>
          <w:right w:w="57" w:type="dxa"/>
        </w:tblCellMar>
      </w:tblPr>
      <w:tblGrid>
        <w:gridCol w:w="4705"/>
        <w:gridCol w:w="4707"/>
      </w:tblGrid>
      <w:tr>
        <w:trPr/>
        <w:tc>
          <w:tcPr>
            <w:tcW w:w="4705" w:type="dxa"/>
            <w:tcBorders/>
          </w:tcPr>
          <w:p>
            <w:pPr>
              <w:pStyle w:val="TableText"/>
              <w:bidi w:val="0"/>
              <w:spacing w:lineRule="auto" w:line="276" w:before="0" w:after="0"/>
              <w:jc w:val="left"/>
              <w:rPr/>
            </w:pPr>
            <w:r>
              <w:rPr>
                <w:rStyle w:val="Strong"/>
              </w:rPr>
              <w:t>Signed as a deed by PENWICK PROPERTY LIMITED</w:t>
            </w:r>
            <w:r>
              <w:rPr/>
              <w:t>, acting by a director in the presence of a witness:</w:t>
            </w:r>
          </w:p>
          <w:p>
            <w:pPr>
              <w:pStyle w:val="TableText"/>
              <w:bidi w:val="0"/>
              <w:spacing w:lineRule="auto" w:line="276" w:before="0" w:after="0"/>
              <w:jc w:val="left"/>
              <w:rPr/>
            </w:pPr>
            <w:r>
              <w:rPr/>
            </w:r>
          </w:p>
          <w:p>
            <w:pPr>
              <w:pStyle w:val="TableText"/>
              <w:bidi w:val="0"/>
              <w:spacing w:lineRule="auto" w:line="276" w:before="0" w:after="0"/>
              <w:jc w:val="left"/>
              <w:rPr/>
            </w:pPr>
            <w:r>
              <w:rPr/>
              <w:t>Director ______________________________</w:t>
            </w:r>
          </w:p>
          <w:p>
            <w:pPr>
              <w:pStyle w:val="TableText"/>
              <w:bidi w:val="0"/>
              <w:spacing w:lineRule="auto" w:line="276" w:before="0" w:after="0"/>
              <w:jc w:val="left"/>
              <w:rPr/>
            </w:pPr>
            <w:r>
              <w:rPr/>
            </w:r>
          </w:p>
          <w:p>
            <w:pPr>
              <w:pStyle w:val="TableText"/>
              <w:bidi w:val="0"/>
              <w:spacing w:lineRule="auto" w:line="276" w:before="0" w:after="0"/>
              <w:jc w:val="left"/>
              <w:rPr/>
            </w:pPr>
            <w:r>
              <w:rPr/>
              <w:t>Witness ______________________________</w:t>
            </w:r>
          </w:p>
        </w:tc>
        <w:tc>
          <w:tcPr>
            <w:tcW w:w="4707" w:type="dxa"/>
            <w:tcBorders/>
          </w:tcPr>
          <w:p>
            <w:pPr>
              <w:pStyle w:val="TableText"/>
              <w:bidi w:val="0"/>
              <w:spacing w:lineRule="auto" w:line="276" w:before="0" w:after="0"/>
              <w:jc w:val="left"/>
              <w:rPr/>
            </w:pPr>
            <w:r>
              <w:rPr>
                <w:rStyle w:val="Strong"/>
              </w:rPr>
              <w:t>Signed as a deed by BRIGHTWELL BAKERIES LIMITED</w:t>
            </w:r>
            <w:r>
              <w:rPr/>
              <w:t>, acting by a director in the presence of a witness:</w:t>
            </w:r>
          </w:p>
          <w:p>
            <w:pPr>
              <w:pStyle w:val="TableText"/>
              <w:bidi w:val="0"/>
              <w:spacing w:lineRule="auto" w:line="276" w:before="0" w:after="0"/>
              <w:jc w:val="left"/>
              <w:rPr/>
            </w:pPr>
            <w:r>
              <w:rPr/>
            </w:r>
          </w:p>
          <w:p>
            <w:pPr>
              <w:pStyle w:val="TableText"/>
              <w:bidi w:val="0"/>
              <w:spacing w:lineRule="auto" w:line="276" w:before="0" w:after="0"/>
              <w:jc w:val="left"/>
              <w:rPr/>
            </w:pPr>
            <w:r>
              <w:rPr/>
              <w:t>Director ______________________________</w:t>
            </w:r>
          </w:p>
          <w:p>
            <w:pPr>
              <w:pStyle w:val="TableText"/>
              <w:bidi w:val="0"/>
              <w:spacing w:lineRule="auto" w:line="276" w:before="0" w:after="0"/>
              <w:jc w:val="left"/>
              <w:rPr/>
            </w:pPr>
            <w:r>
              <w:rPr/>
            </w:r>
          </w:p>
          <w:p>
            <w:pPr>
              <w:pStyle w:val="TableText"/>
              <w:bidi w:val="0"/>
              <w:spacing w:lineRule="auto" w:line="276" w:before="0" w:after="0"/>
              <w:jc w:val="left"/>
              <w:rPr/>
            </w:pPr>
            <w:r>
              <w:rPr/>
              <w:t>Witness ______________________________</w:t>
            </w:r>
          </w:p>
        </w:tc>
      </w:tr>
    </w:tbl>
    <w:p>
      <w:pPr>
        <w:pStyle w:val="Normal"/>
        <w:bidi w:val="0"/>
        <w:spacing w:lineRule="auto" w:line="288" w:before="0" w:after="113"/>
        <w:jc w:val="left"/>
        <w:rPr/>
      </w:pPr>
      <w:r>
        <w:rPr/>
      </w:r>
    </w:p>
    <w:sectPr>
      <w:headerReference w:type="default" r:id="rId2"/>
      <w:footerReference w:type="default" r:id="rId3"/>
      <w:type w:val="nextPage"/>
      <w:pgSz w:w="11906" w:h="16838"/>
      <w:pgMar w:left="1247" w:right="1247" w:gutter="0" w:header="850" w:top="1261" w:footer="850" w:bottom="1261"/>
      <w:pgNumType w:fmt="decimal"/>
      <w:formProt w:val="false"/>
      <w:textDirection w:val="lrTb"/>
      <w:docGrid w:type="default" w:linePitch="600" w:charSpace="4096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elen Ashcombe" w:date="2026-09-16T10:05:00Z" w:initials="HA">
    <w:p>
      <w:pPr>
        <w:overflowPunct w:val="false"/>
        <w:bidi w:val="0"/>
        <w:spacing w:before="0" w:after="0" w:lineRule="auto" w:line="240"/>
        <w:rPr/>
      </w:pPr>
      <w:r>
        <w:annotationRef/>
      </w:r>
      <w:r>
        <w:rPr/>
        <w:t>Brightwell’s budget is £45,000 a year. The landlord’s agent has hinted at £47,000, so I would only hold at £45,000 if the rent-free period in 3.2 goes in.</w:t>
      </w:r>
    </w:p>
  </w:comment>
  <w:comment w:id="1" w:author="Priya Nair" w:date="2026-09-17T11:30:00Z" w:initials="PN">
    <w:p>
      <w:pPr>
        <w:overflowPunct w:val="false"/>
        <w:bidi w:val="0"/>
        <w:spacing w:before="0" w:after="0" w:lineRule="auto" w:line="240"/>
        <w:rPr/>
      </w:pPr>
      <w:r>
        <w:annotationRef/>
      </w:r>
      <w:r>
        <w:rPr/>
        <w:t>Helen, the heads of terms said nothing about a break. Should we ask for one at year five, or keep it to trade against the rent review?</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jc w:val="left"/>
      <w:rPr/>
    </w:pPr>
    <w:r>
      <w:rPr/>
      <w:t>Ashcombe Reeve LLP – HA/1002.1</w:t>
      <w:tab/>
      <w:t xml:space="preserve">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rPr/>
    </w:pPr>
    <w:r>
      <w:rPr/>
      <w:t>Draft for client – subject to contract</w:t>
    </w:r>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DejaVu Sans" w:cs="DejaVu Sans"/>
        <w:kern w:val="2"/>
        <w:szCs w:val="24"/>
        <w:lang w:val="en-GB" w:eastAsia="zh-CN" w:bidi="hi-IN"/>
      </w:rPr>
    </w:rPrDefault>
    <w:pPrDefault>
      <w:pPr>
        <w:widowControl/>
        <w:suppressAutoHyphens w:val="true"/>
      </w:pPr>
    </w:pPrDefault>
  </w:docDefaults>
  <w:style w:type="paragraph" w:styleId="Normal">
    <w:name w:val="Normal"/>
    <w:qFormat/>
    <w:pPr>
      <w:widowControl/>
      <w:bidi w:val="0"/>
      <w:spacing w:lineRule="auto" w:line="288" w:before="0" w:after="113"/>
    </w:pPr>
    <w:rPr>
      <w:rFonts w:ascii="Arial" w:hAnsi="Arial" w:eastAsia="DejaVu Sans" w:cs="DejaVu Sans"/>
      <w:color w:val="auto"/>
      <w:kern w:val="2"/>
      <w:sz w:val="20"/>
      <w:szCs w:val="24"/>
      <w:lang w:val="en-GB" w:eastAsia="zh-CN" w:bidi="hi-IN"/>
    </w:rPr>
  </w:style>
  <w:style w:type="character" w:styleId="Strong">
    <w:name w:val="Strong"/>
    <w:qFormat/>
    <w:rPr>
      <w:b/>
    </w:rPr>
  </w:style>
  <w:style w:type="paragraph" w:styleId="Heading">
    <w:name w:val="Heading"/>
    <w:basedOn w:val="Normal"/>
    <w:next w:val="Clause"/>
    <w:qFormat/>
    <w:pPr>
      <w:keepNext w:val="true"/>
      <w:tabs>
        <w:tab w:val="clear" w:pos="709"/>
        <w:tab w:val="left" w:pos="1248" w:leader="none"/>
      </w:tabs>
      <w:spacing w:before="255" w:after="113"/>
      <w:ind w:hanging="624" w:left="624"/>
    </w:pPr>
    <w:rPr>
      <w:b/>
      <w:sz w:val="21"/>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spacing w:before="340" w:after="85"/>
      <w:jc w:val="center"/>
    </w:pPr>
    <w:rPr>
      <w:b/>
      <w:sz w:val="40"/>
    </w:rPr>
  </w:style>
  <w:style w:type="paragraph" w:styleId="Subtitle">
    <w:name w:val="Subtitle"/>
    <w:basedOn w:val="Normal"/>
    <w:qFormat/>
    <w:pPr>
      <w:spacing w:before="0" w:after="85"/>
      <w:jc w:val="center"/>
    </w:pPr>
    <w:rPr>
      <w:sz w:val="22"/>
    </w:rPr>
  </w:style>
  <w:style w:type="paragraph" w:styleId="Centred">
    <w:name w:val="Centred"/>
    <w:basedOn w:val="Normal"/>
    <w:qFormat/>
    <w:pPr>
      <w:jc w:val="center"/>
    </w:pPr>
    <w:rPr/>
  </w:style>
  <w:style w:type="paragraph" w:styleId="Party">
    <w:name w:val="Party"/>
    <w:basedOn w:val="Normal"/>
    <w:qFormat/>
    <w:pPr>
      <w:tabs>
        <w:tab w:val="clear" w:pos="709"/>
        <w:tab w:val="left" w:pos="567" w:leader="none"/>
        <w:tab w:val="left" w:pos="1134" w:leader="none"/>
      </w:tabs>
      <w:ind w:hanging="567" w:left="567"/>
    </w:pPr>
    <w:rPr/>
  </w:style>
  <w:style w:type="paragraph" w:styleId="Clause">
    <w:name w:val="Clause"/>
    <w:basedOn w:val="Normal"/>
    <w:qFormat/>
    <w:pPr>
      <w:tabs>
        <w:tab w:val="clear" w:pos="709"/>
        <w:tab w:val="left" w:pos="1248" w:leader="none"/>
      </w:tabs>
      <w:ind w:hanging="624" w:left="624"/>
      <w:jc w:val="both"/>
    </w:pPr>
    <w:rPr/>
  </w:style>
  <w:style w:type="paragraph" w:styleId="Definition">
    <w:name w:val="Definition"/>
    <w:basedOn w:val="Normal"/>
    <w:qFormat/>
    <w:pPr>
      <w:ind w:left="624"/>
      <w:jc w:val="both"/>
    </w:pPr>
    <w:rPr/>
  </w:style>
  <w:style w:type="paragraph" w:styleId="TableText">
    <w:name w:val="TableText"/>
    <w:basedOn w:val="Normal"/>
    <w:qFormat/>
    <w:pPr>
      <w:spacing w:lineRule="auto" w:line="276" w:before="0" w:after="0"/>
    </w:pPr>
    <w:rPr>
      <w:sz w:val="19"/>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spacing w:before="0" w:after="0"/>
    </w:pPr>
    <w:rPr>
      <w:color w:val="555555"/>
      <w:sz w:val="16"/>
    </w:rPr>
  </w:style>
  <w:style w:type="paragraph" w:styleId="Footer">
    <w:name w:val="footer"/>
    <w:basedOn w:val="Normal"/>
    <w:pPr>
      <w:tabs>
        <w:tab w:val="clear" w:pos="709"/>
        <w:tab w:val="right" w:pos="9411" w:leader="none"/>
      </w:tabs>
      <w:spacing w:before="0" w:after="0"/>
    </w:pPr>
    <w:rPr>
      <w:color w:val="555555"/>
      <w:sz w:val="16"/>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2026-09-14T15:00:00Z</dcterms:created>
  <dc:creator>Chris Doyle</dc:creator>
  <dc:description/>
  <dc:language>en-GB</dc:language>
  <cp:lastModifiedBy>Chris Doyle</cp:lastModifiedBy>
  <dcterms:modified xsi:type="dcterms:W3CDTF">2026-09-17T11:30:00Z</dcterms:modified>
  <cp:revision>0</cp:revision>
  <dc:subject>Brightwell Bakeries Ltd – Commercial Lease</dc:subject>
  <dc:title>Lease – Unit 4, Weir Lane Trading Estate (draft)</dc:title>
</cp:coreProperties>
</file>